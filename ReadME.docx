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CEE66" w14:textId="3C58A9FD" w:rsidR="00B8177B" w:rsidRDefault="00C62FF9" w:rsidP="00C62FF9">
      <w:pPr>
        <w:jc w:val="center"/>
        <w:rPr>
          <w:b/>
          <w:bCs/>
          <w:sz w:val="32"/>
          <w:szCs w:val="32"/>
        </w:rPr>
      </w:pPr>
      <w:r>
        <w:rPr>
          <w:b/>
          <w:bCs/>
          <w:sz w:val="32"/>
          <w:szCs w:val="32"/>
        </w:rPr>
        <w:t>F</w:t>
      </w:r>
      <w:r>
        <w:rPr>
          <w:rFonts w:hint="eastAsia"/>
          <w:b/>
          <w:bCs/>
          <w:sz w:val="32"/>
          <w:szCs w:val="32"/>
        </w:rPr>
        <w:t>eature</w:t>
      </w:r>
      <w:r>
        <w:rPr>
          <w:b/>
          <w:bCs/>
          <w:sz w:val="32"/>
          <w:szCs w:val="32"/>
        </w:rPr>
        <w:t xml:space="preserve"> extraction from the high-resolution AggieAir images for leaf water potential and stem water potential estimation in California vineyards</w:t>
      </w:r>
    </w:p>
    <w:p w14:paraId="5B028FD3" w14:textId="4DB51C5B" w:rsidR="00B8177B" w:rsidRPr="0041260E" w:rsidRDefault="00B8177B" w:rsidP="00B8177B">
      <w:pPr>
        <w:pStyle w:val="a"/>
        <w:adjustRightInd w:val="0"/>
        <w:snapToGrid w:val="0"/>
        <w:rPr>
          <w:rFonts w:ascii="Garamond" w:hAnsi="Garamond"/>
          <w:sz w:val="21"/>
          <w:szCs w:val="21"/>
          <w:vertAlign w:val="superscript"/>
        </w:rPr>
      </w:pPr>
      <w:r w:rsidRPr="0041260E">
        <w:rPr>
          <w:rFonts w:ascii="Garamond" w:hAnsi="Garamond"/>
          <w:sz w:val="21"/>
          <w:szCs w:val="21"/>
        </w:rPr>
        <w:t>Rui Gao</w:t>
      </w:r>
      <w:r w:rsidRPr="0013263B">
        <w:rPr>
          <w:rStyle w:val="FootnoteReference"/>
        </w:rPr>
        <w:footnoteReference w:customMarkFollows="1" w:id="1"/>
        <w:t>*</w:t>
      </w:r>
      <w:proofErr w:type="gramStart"/>
      <w:r w:rsidR="00187FC3" w:rsidRPr="00187FC3">
        <w:rPr>
          <w:vertAlign w:val="superscript"/>
        </w:rPr>
        <w:t>a</w:t>
      </w:r>
      <w:r w:rsidR="00187FC3">
        <w:rPr>
          <w:vertAlign w:val="superscript"/>
        </w:rPr>
        <w:t>,b</w:t>
      </w:r>
      <w:proofErr w:type="gramEnd"/>
      <w:r w:rsidR="00AB65C7">
        <w:rPr>
          <w:vertAlign w:val="superscript"/>
        </w:rPr>
        <w:t>,c</w:t>
      </w:r>
      <w:r w:rsidRPr="0041260E">
        <w:rPr>
          <w:rFonts w:ascii="Garamond" w:hAnsi="Garamond"/>
          <w:sz w:val="21"/>
          <w:szCs w:val="21"/>
        </w:rPr>
        <w:t>, Alfonso F. Torres-</w:t>
      </w:r>
      <w:proofErr w:type="spellStart"/>
      <w:proofErr w:type="gramStart"/>
      <w:r w:rsidRPr="0041260E">
        <w:rPr>
          <w:rFonts w:ascii="Garamond" w:hAnsi="Garamond"/>
          <w:sz w:val="21"/>
          <w:szCs w:val="21"/>
        </w:rPr>
        <w:t>Rua</w:t>
      </w:r>
      <w:r w:rsidR="00187FC3" w:rsidRPr="00187FC3">
        <w:rPr>
          <w:rFonts w:ascii="Garamond" w:hAnsi="Garamond"/>
          <w:sz w:val="21"/>
          <w:szCs w:val="21"/>
          <w:vertAlign w:val="superscript"/>
        </w:rPr>
        <w:t>a</w:t>
      </w:r>
      <w:r w:rsidR="00187FC3">
        <w:rPr>
          <w:rFonts w:ascii="Garamond" w:hAnsi="Garamond"/>
          <w:sz w:val="21"/>
          <w:szCs w:val="21"/>
          <w:vertAlign w:val="superscript"/>
        </w:rPr>
        <w:t>,b</w:t>
      </w:r>
      <w:proofErr w:type="spellEnd"/>
      <w:proofErr w:type="gramEnd"/>
    </w:p>
    <w:p w14:paraId="70DE4EF7" w14:textId="1F9FEE41" w:rsidR="00B8177B" w:rsidRPr="00187FC3" w:rsidRDefault="00187FC3" w:rsidP="00187FC3">
      <w:pPr>
        <w:adjustRightInd w:val="0"/>
        <w:snapToGrid w:val="0"/>
        <w:spacing w:after="0" w:line="240" w:lineRule="auto"/>
        <w:rPr>
          <w:szCs w:val="21"/>
        </w:rPr>
      </w:pPr>
      <w:bookmarkStart w:id="0" w:name="_Hlk67411690"/>
      <w:proofErr w:type="spellStart"/>
      <w:proofErr w:type="gramStart"/>
      <w:r w:rsidRPr="00187FC3">
        <w:rPr>
          <w:szCs w:val="21"/>
          <w:vertAlign w:val="superscript"/>
        </w:rPr>
        <w:t>a.</w:t>
      </w:r>
      <w:r w:rsidRPr="00187FC3">
        <w:rPr>
          <w:szCs w:val="21"/>
        </w:rPr>
        <w:t>D</w:t>
      </w:r>
      <w:r w:rsidRPr="00187FC3">
        <w:rPr>
          <w:rFonts w:hint="eastAsia"/>
          <w:szCs w:val="21"/>
        </w:rPr>
        <w:t>epartment</w:t>
      </w:r>
      <w:proofErr w:type="spellEnd"/>
      <w:proofErr w:type="gramEnd"/>
      <w:r w:rsidRPr="00187FC3">
        <w:rPr>
          <w:szCs w:val="21"/>
        </w:rPr>
        <w:t xml:space="preserve"> of Civil and Environmental Engineering, </w:t>
      </w:r>
      <w:r w:rsidR="00B8177B" w:rsidRPr="00187FC3">
        <w:rPr>
          <w:szCs w:val="21"/>
        </w:rPr>
        <w:t>Utah State University, Old Main Hill, Logan, UT 84322, USA</w:t>
      </w:r>
      <w:bookmarkStart w:id="1" w:name="_Hlk67411725"/>
      <w:bookmarkEnd w:id="0"/>
      <w:bookmarkEnd w:id="1"/>
    </w:p>
    <w:p w14:paraId="60DFAA1D" w14:textId="17BFE468" w:rsidR="006A409D" w:rsidRDefault="00187FC3" w:rsidP="00187FC3">
      <w:pPr>
        <w:adjustRightInd w:val="0"/>
        <w:snapToGrid w:val="0"/>
        <w:spacing w:after="0" w:line="240" w:lineRule="auto"/>
        <w:rPr>
          <w:szCs w:val="21"/>
        </w:rPr>
      </w:pPr>
      <w:proofErr w:type="spellStart"/>
      <w:proofErr w:type="gramStart"/>
      <w:r w:rsidRPr="00187FC3">
        <w:rPr>
          <w:szCs w:val="21"/>
          <w:vertAlign w:val="superscript"/>
        </w:rPr>
        <w:t>b.</w:t>
      </w:r>
      <w:r w:rsidR="006A409D">
        <w:rPr>
          <w:szCs w:val="21"/>
        </w:rPr>
        <w:t>Utah</w:t>
      </w:r>
      <w:proofErr w:type="spellEnd"/>
      <w:proofErr w:type="gramEnd"/>
      <w:r w:rsidR="006A409D">
        <w:rPr>
          <w:szCs w:val="21"/>
        </w:rPr>
        <w:t xml:space="preserve"> Water Research Laboratory, </w:t>
      </w:r>
      <w:r>
        <w:rPr>
          <w:szCs w:val="21"/>
        </w:rPr>
        <w:t xml:space="preserve">Utah State University, </w:t>
      </w:r>
      <w:r w:rsidR="006A409D">
        <w:rPr>
          <w:szCs w:val="21"/>
        </w:rPr>
        <w:t>Logan, UT 84321, USA</w:t>
      </w:r>
    </w:p>
    <w:p w14:paraId="294039C1" w14:textId="540CBECE" w:rsidR="00AB65C7" w:rsidRDefault="00AB65C7" w:rsidP="00AB65C7">
      <w:pPr>
        <w:adjustRightInd w:val="0"/>
        <w:snapToGrid w:val="0"/>
        <w:spacing w:after="0" w:line="240" w:lineRule="auto"/>
        <w:rPr>
          <w:szCs w:val="21"/>
        </w:rPr>
      </w:pPr>
      <w:proofErr w:type="spellStart"/>
      <w:r>
        <w:rPr>
          <w:szCs w:val="21"/>
          <w:vertAlign w:val="superscript"/>
        </w:rPr>
        <w:t>c</w:t>
      </w:r>
      <w:r w:rsidRPr="00187FC3">
        <w:rPr>
          <w:szCs w:val="21"/>
          <w:vertAlign w:val="superscript"/>
        </w:rPr>
        <w:t>.</w:t>
      </w:r>
      <w:r>
        <w:rPr>
          <w:szCs w:val="21"/>
        </w:rPr>
        <w:t>Department</w:t>
      </w:r>
      <w:proofErr w:type="spellEnd"/>
      <w:r>
        <w:rPr>
          <w:szCs w:val="21"/>
        </w:rPr>
        <w:t xml:space="preserve"> of </w:t>
      </w:r>
      <w:r w:rsidR="00A876A0" w:rsidRPr="00187FC3">
        <w:rPr>
          <w:szCs w:val="21"/>
        </w:rPr>
        <w:t>Civil and Environmental Engineering</w:t>
      </w:r>
      <w:r>
        <w:rPr>
          <w:szCs w:val="21"/>
        </w:rPr>
        <w:t xml:space="preserve">, </w:t>
      </w:r>
      <w:r w:rsidR="00A876A0">
        <w:rPr>
          <w:szCs w:val="21"/>
        </w:rPr>
        <w:t>University of California, Merced</w:t>
      </w:r>
      <w:r>
        <w:rPr>
          <w:szCs w:val="21"/>
        </w:rPr>
        <w:t xml:space="preserve">, </w:t>
      </w:r>
      <w:r w:rsidR="00A876A0">
        <w:rPr>
          <w:szCs w:val="21"/>
        </w:rPr>
        <w:t>CA</w:t>
      </w:r>
      <w:r>
        <w:rPr>
          <w:szCs w:val="21"/>
        </w:rPr>
        <w:t xml:space="preserve"> </w:t>
      </w:r>
      <w:r w:rsidR="00A876A0">
        <w:rPr>
          <w:szCs w:val="21"/>
        </w:rPr>
        <w:t>95340</w:t>
      </w:r>
      <w:r>
        <w:rPr>
          <w:szCs w:val="21"/>
        </w:rPr>
        <w:t>, USA</w:t>
      </w:r>
    </w:p>
    <w:p w14:paraId="5297EBDC" w14:textId="77777777" w:rsidR="00AB65C7" w:rsidRDefault="00AB65C7" w:rsidP="008C7EA0">
      <w:pPr>
        <w:adjustRightInd w:val="0"/>
        <w:snapToGrid w:val="0"/>
        <w:spacing w:after="0" w:line="240" w:lineRule="auto"/>
        <w:rPr>
          <w:szCs w:val="21"/>
        </w:rPr>
      </w:pPr>
    </w:p>
    <w:p w14:paraId="78AC2E84" w14:textId="77777777" w:rsidR="008C7EA0" w:rsidRPr="008C7EA0" w:rsidRDefault="008C7EA0" w:rsidP="008C7EA0">
      <w:pPr>
        <w:adjustRightInd w:val="0"/>
        <w:snapToGrid w:val="0"/>
        <w:spacing w:after="0" w:line="240" w:lineRule="auto"/>
        <w:rPr>
          <w:szCs w:val="21"/>
        </w:rPr>
      </w:pPr>
    </w:p>
    <w:p w14:paraId="70B4F907" w14:textId="72C5817E" w:rsidR="00C62FF9" w:rsidRDefault="002B2605" w:rsidP="00A3697E">
      <w:r w:rsidRPr="00442DF9">
        <w:rPr>
          <w:rStyle w:val="Heading1Char"/>
        </w:rPr>
        <w:t>Abstract:</w:t>
      </w:r>
      <w:r>
        <w:rPr>
          <w:b/>
          <w:bCs/>
        </w:rPr>
        <w:t xml:space="preserve"> </w:t>
      </w:r>
      <w:bookmarkStart w:id="2" w:name="_Hlk86056836"/>
      <w:r w:rsidR="00C62FF9" w:rsidRPr="00C62FF9">
        <w:t>T</w:t>
      </w:r>
      <w:r w:rsidR="00C62FF9" w:rsidRPr="00C62FF9">
        <w:rPr>
          <w:rFonts w:hint="eastAsia"/>
        </w:rPr>
        <w:t>his</w:t>
      </w:r>
      <w:r w:rsidR="00C62FF9">
        <w:t xml:space="preserve"> </w:t>
      </w:r>
      <w:r w:rsidR="007360A6">
        <w:t>project aims to use</w:t>
      </w:r>
      <w:r w:rsidR="00C62FF9">
        <w:t xml:space="preserve"> </w:t>
      </w:r>
      <w:r w:rsidR="007360A6">
        <w:t>a P</w:t>
      </w:r>
      <w:r w:rsidR="00C62FF9">
        <w:t>ython program to generate sev</w:t>
      </w:r>
      <w:r w:rsidR="00C62FF9" w:rsidRPr="00351977">
        <w:t>enteen features to support the peer-reviewed work</w:t>
      </w:r>
      <w:r w:rsidR="005C7EEB" w:rsidRPr="00351977">
        <w:t>, “Integrating sUAS and time-series weather data for leaf and stem water potential assessment via machine learning approach in California vineyards</w:t>
      </w:r>
      <w:r w:rsidR="007360A6" w:rsidRPr="00351977">
        <w:t>.”</w:t>
      </w:r>
      <w:r w:rsidR="00C62FF9" w:rsidRPr="00351977">
        <w:t xml:space="preserve"> Among</w:t>
      </w:r>
      <w:r w:rsidR="00C62FF9">
        <w:t xml:space="preserve"> </w:t>
      </w:r>
      <w:r w:rsidR="005C7EEB">
        <w:t>the seventeen</w:t>
      </w:r>
      <w:r w:rsidR="00C62FF9">
        <w:t xml:space="preserve"> features, six features </w:t>
      </w:r>
      <w:r w:rsidR="005C7EEB">
        <w:t xml:space="preserve">are extracted directly from the AggieAir images (red-, green-, blue-, </w:t>
      </w:r>
      <w:r w:rsidR="00351977">
        <w:t>near-infrared-band</w:t>
      </w:r>
      <w:r w:rsidR="005C7EEB">
        <w:t xml:space="preserve"> image, digital surface model data, and thermal data), and eleven features are extracted from the vegetation-index image</w:t>
      </w:r>
      <w:r w:rsidR="007360A6">
        <w:t>,</w:t>
      </w:r>
      <w:r w:rsidR="005C7EEB">
        <w:t xml:space="preserve"> which is generated based on the spectral images. </w:t>
      </w:r>
      <w:r w:rsidR="007360A6">
        <w:t>The feature is generated at a 0.6</w:t>
      </w:r>
      <w:r w:rsidR="006958A4">
        <w:t xml:space="preserve"> </w:t>
      </w:r>
      <w:r w:rsidR="007360A6">
        <w:t>m pixel scale. The peer-reviewed work explains the exact algorithm.</w:t>
      </w:r>
    </w:p>
    <w:p w14:paraId="4C285C0B" w14:textId="3762045F" w:rsidR="007360A6" w:rsidRDefault="007360A6" w:rsidP="00A3697E">
      <w:pPr>
        <w:rPr>
          <w:b/>
          <w:bCs/>
        </w:rPr>
      </w:pPr>
      <w:r>
        <w:t xml:space="preserve">“1_Data”, “2_Script”, “3_Results”, and “ReadME.pdf” are </w:t>
      </w:r>
      <w:r w:rsidR="00D05966">
        <w:t>folders and documents packaged in</w:t>
      </w:r>
      <w:r>
        <w:t xml:space="preserve"> this project, and how to use this project is explained below.</w:t>
      </w:r>
    </w:p>
    <w:p w14:paraId="206E669E" w14:textId="4F92DCE2" w:rsidR="00170D70" w:rsidRPr="007D6E54" w:rsidRDefault="00170D70" w:rsidP="00170D70">
      <w:pPr>
        <w:rPr>
          <w:szCs w:val="24"/>
        </w:rPr>
      </w:pPr>
      <w:r>
        <w:rPr>
          <w:b/>
          <w:bCs/>
          <w:szCs w:val="24"/>
        </w:rPr>
        <w:t>Keywords:</w:t>
      </w:r>
      <w:r w:rsidRPr="00C27B95">
        <w:rPr>
          <w:szCs w:val="24"/>
        </w:rPr>
        <w:t xml:space="preserve"> </w:t>
      </w:r>
      <w:r w:rsidR="00C62FF9">
        <w:rPr>
          <w:szCs w:val="24"/>
        </w:rPr>
        <w:t xml:space="preserve">High-resolution images; sUAS; </w:t>
      </w:r>
      <w:r w:rsidR="00C27B95" w:rsidRPr="00C27B95">
        <w:rPr>
          <w:szCs w:val="24"/>
        </w:rPr>
        <w:t xml:space="preserve">Vineyards; </w:t>
      </w:r>
      <w:r w:rsidR="00C62FF9">
        <w:rPr>
          <w:szCs w:val="24"/>
        </w:rPr>
        <w:t>California;</w:t>
      </w:r>
      <w:r>
        <w:rPr>
          <w:szCs w:val="24"/>
        </w:rPr>
        <w:t xml:space="preserve"> Python</w:t>
      </w:r>
    </w:p>
    <w:p w14:paraId="3D041662" w14:textId="77777777" w:rsidR="00170D70" w:rsidRDefault="00170D70" w:rsidP="007D6E54">
      <w:pPr>
        <w:rPr>
          <w:b/>
          <w:bCs/>
          <w:szCs w:val="24"/>
        </w:rPr>
      </w:pPr>
    </w:p>
    <w:bookmarkEnd w:id="2"/>
    <w:p w14:paraId="2DB0E508" w14:textId="77777777" w:rsidR="00B8177B" w:rsidRPr="00B8177B" w:rsidRDefault="00B8177B" w:rsidP="00442DF9">
      <w:pPr>
        <w:pStyle w:val="Heading1"/>
        <w:rPr>
          <w:b w:val="0"/>
        </w:rPr>
      </w:pPr>
      <w:r w:rsidRPr="00B8177B">
        <w:t>1_Data</w:t>
      </w:r>
    </w:p>
    <w:p w14:paraId="249B10E0" w14:textId="29618A47" w:rsidR="00D05966" w:rsidRDefault="00D04270" w:rsidP="00764C1B">
      <w:pPr>
        <w:rPr>
          <w:szCs w:val="24"/>
        </w:rPr>
      </w:pPr>
      <w:r>
        <w:rPr>
          <w:szCs w:val="24"/>
        </w:rPr>
        <w:t xml:space="preserve">“1_Data” </w:t>
      </w:r>
      <w:r w:rsidR="00D05966">
        <w:rPr>
          <w:szCs w:val="24"/>
        </w:rPr>
        <w:t xml:space="preserve">contains materials </w:t>
      </w:r>
      <w:r w:rsidR="009D2DA8">
        <w:rPr>
          <w:szCs w:val="24"/>
        </w:rPr>
        <w:t xml:space="preserve">that </w:t>
      </w:r>
      <w:r w:rsidR="00D05966">
        <w:rPr>
          <w:szCs w:val="24"/>
        </w:rPr>
        <w:t xml:space="preserve">support </w:t>
      </w:r>
      <w:r w:rsidR="009D2DA8">
        <w:rPr>
          <w:szCs w:val="24"/>
        </w:rPr>
        <w:t xml:space="preserve">running </w:t>
      </w:r>
      <w:r w:rsidR="00D05966">
        <w:rPr>
          <w:szCs w:val="24"/>
        </w:rPr>
        <w:t>the Python program</w:t>
      </w:r>
      <w:r w:rsidR="00764C1B">
        <w:rPr>
          <w:szCs w:val="24"/>
        </w:rPr>
        <w:t xml:space="preserve">. </w:t>
      </w:r>
    </w:p>
    <w:p w14:paraId="7376BBE2" w14:textId="7B1C4D29" w:rsidR="00764C1B" w:rsidRDefault="00D05966" w:rsidP="00764C1B">
      <w:pPr>
        <w:rPr>
          <w:szCs w:val="24"/>
        </w:rPr>
      </w:pPr>
      <w:r>
        <w:rPr>
          <w:szCs w:val="24"/>
        </w:rPr>
        <w:t>This folder contains three images</w:t>
      </w:r>
      <w:r w:rsidR="009D2DA8">
        <w:rPr>
          <w:szCs w:val="24"/>
        </w:rPr>
        <w:t>:</w:t>
      </w:r>
      <w:r>
        <w:rPr>
          <w:szCs w:val="24"/>
        </w:rPr>
        <w:t xml:space="preserve"> (1) </w:t>
      </w:r>
      <w:r w:rsidR="00764C1B">
        <w:rPr>
          <w:szCs w:val="24"/>
        </w:rPr>
        <w:t>“</w:t>
      </w:r>
      <w:proofErr w:type="spellStart"/>
      <w:r w:rsidR="00764C1B">
        <w:rPr>
          <w:szCs w:val="24"/>
        </w:rPr>
        <w:t>Demo_DSM.tif</w:t>
      </w:r>
      <w:proofErr w:type="spellEnd"/>
      <w:r w:rsidR="00764C1B">
        <w:rPr>
          <w:szCs w:val="24"/>
        </w:rPr>
        <w:t>” is the digital surface model data with 0.15</w:t>
      </w:r>
      <w:r w:rsidR="009D2DA8">
        <w:rPr>
          <w:szCs w:val="24"/>
        </w:rPr>
        <w:t xml:space="preserve"> </w:t>
      </w:r>
      <w:r w:rsidR="00764C1B">
        <w:rPr>
          <w:szCs w:val="24"/>
        </w:rPr>
        <w:t>m resolution</w:t>
      </w:r>
      <w:r w:rsidR="00A95CA9">
        <w:rPr>
          <w:szCs w:val="24"/>
        </w:rPr>
        <w:t xml:space="preserve"> in the unit of meter</w:t>
      </w:r>
      <w:r>
        <w:rPr>
          <w:szCs w:val="24"/>
        </w:rPr>
        <w:t xml:space="preserve">. (2) </w:t>
      </w:r>
      <w:r w:rsidR="00764C1B">
        <w:rPr>
          <w:szCs w:val="24"/>
        </w:rPr>
        <w:t>“</w:t>
      </w:r>
      <w:proofErr w:type="spellStart"/>
      <w:r w:rsidR="00764C1B">
        <w:rPr>
          <w:szCs w:val="24"/>
        </w:rPr>
        <w:t>Demo_RGBNIR.tif</w:t>
      </w:r>
      <w:proofErr w:type="spellEnd"/>
      <w:r w:rsidR="00764C1B">
        <w:rPr>
          <w:szCs w:val="24"/>
        </w:rPr>
        <w:t>” is the spectral image with red, green, blue, and near-infrared bands at 0.15</w:t>
      </w:r>
      <w:r w:rsidR="009D2DA8">
        <w:rPr>
          <w:szCs w:val="24"/>
        </w:rPr>
        <w:t xml:space="preserve"> </w:t>
      </w:r>
      <w:r w:rsidR="00764C1B">
        <w:rPr>
          <w:szCs w:val="24"/>
        </w:rPr>
        <w:t>m resolution</w:t>
      </w:r>
      <w:r w:rsidR="00A95CA9">
        <w:rPr>
          <w:szCs w:val="24"/>
        </w:rPr>
        <w:t xml:space="preserve"> and </w:t>
      </w:r>
      <w:r w:rsidR="00A45F4C">
        <w:rPr>
          <w:szCs w:val="24"/>
        </w:rPr>
        <w:t xml:space="preserve">a </w:t>
      </w:r>
      <w:r w:rsidR="00A95CA9">
        <w:rPr>
          <w:szCs w:val="24"/>
        </w:rPr>
        <w:t xml:space="preserve">value range between 0 </w:t>
      </w:r>
      <w:r w:rsidR="00A45F4C">
        <w:rPr>
          <w:szCs w:val="24"/>
        </w:rPr>
        <w:t xml:space="preserve">and </w:t>
      </w:r>
      <w:r w:rsidR="00A95CA9">
        <w:rPr>
          <w:szCs w:val="24"/>
        </w:rPr>
        <w:t>10,000</w:t>
      </w:r>
      <w:r w:rsidR="00764C1B">
        <w:rPr>
          <w:szCs w:val="24"/>
        </w:rPr>
        <w:t xml:space="preserve">; and </w:t>
      </w:r>
      <w:r>
        <w:rPr>
          <w:szCs w:val="24"/>
        </w:rPr>
        <w:t xml:space="preserve">(3) </w:t>
      </w:r>
      <w:r w:rsidR="00764C1B">
        <w:rPr>
          <w:szCs w:val="24"/>
        </w:rPr>
        <w:t>“</w:t>
      </w:r>
      <w:proofErr w:type="spellStart"/>
      <w:r w:rsidR="00764C1B">
        <w:rPr>
          <w:szCs w:val="24"/>
        </w:rPr>
        <w:t>Demo_T</w:t>
      </w:r>
      <w:r w:rsidR="00A95CA9">
        <w:rPr>
          <w:szCs w:val="24"/>
        </w:rPr>
        <w:t>IR</w:t>
      </w:r>
      <w:r w:rsidR="00764C1B">
        <w:rPr>
          <w:szCs w:val="24"/>
        </w:rPr>
        <w:t>.tif</w:t>
      </w:r>
      <w:proofErr w:type="spellEnd"/>
      <w:r w:rsidR="00764C1B">
        <w:rPr>
          <w:szCs w:val="24"/>
        </w:rPr>
        <w:t>” is the thermal image with 0.60</w:t>
      </w:r>
      <w:r w:rsidR="009D2DA8">
        <w:rPr>
          <w:szCs w:val="24"/>
        </w:rPr>
        <w:t xml:space="preserve"> </w:t>
      </w:r>
      <w:r w:rsidR="00764C1B">
        <w:rPr>
          <w:szCs w:val="24"/>
        </w:rPr>
        <w:t>m resolution</w:t>
      </w:r>
      <w:r w:rsidR="00A95CA9">
        <w:rPr>
          <w:szCs w:val="24"/>
        </w:rPr>
        <w:t xml:space="preserve"> in the unit of </w:t>
      </w:r>
      <w:r w:rsidR="00A45F4C">
        <w:rPr>
          <w:szCs w:val="24"/>
        </w:rPr>
        <w:t xml:space="preserve">degrees </w:t>
      </w:r>
      <w:r w:rsidR="00A95CA9">
        <w:rPr>
          <w:szCs w:val="24"/>
        </w:rPr>
        <w:t>Celsius (C</w:t>
      </w:r>
      <w:r w:rsidR="0019529A">
        <w:rPr>
          <w:szCs w:val="24"/>
        </w:rPr>
        <w:t>º</w:t>
      </w:r>
      <w:r w:rsidR="00A95CA9">
        <w:rPr>
          <w:szCs w:val="24"/>
        </w:rPr>
        <w:t>)</w:t>
      </w:r>
      <w:r w:rsidR="00764C1B">
        <w:rPr>
          <w:szCs w:val="24"/>
        </w:rPr>
        <w:t>.</w:t>
      </w:r>
    </w:p>
    <w:p w14:paraId="53B67FF9" w14:textId="13BEE92E" w:rsidR="00D05966" w:rsidRDefault="00D05966" w:rsidP="00764C1B">
      <w:pPr>
        <w:rPr>
          <w:szCs w:val="24"/>
        </w:rPr>
      </w:pPr>
      <w:r>
        <w:rPr>
          <w:szCs w:val="24"/>
        </w:rPr>
        <w:t>This folder contains two shapefiles. (1) “</w:t>
      </w:r>
      <w:proofErr w:type="spellStart"/>
      <w:r>
        <w:rPr>
          <w:szCs w:val="24"/>
        </w:rPr>
        <w:t>Area.shp</w:t>
      </w:r>
      <w:proofErr w:type="spellEnd"/>
      <w:r>
        <w:rPr>
          <w:szCs w:val="24"/>
        </w:rPr>
        <w:t>” is a mask file highlighting the working area. (2) “</w:t>
      </w:r>
      <w:proofErr w:type="spellStart"/>
      <w:r>
        <w:rPr>
          <w:szCs w:val="24"/>
        </w:rPr>
        <w:t>Points.shp</w:t>
      </w:r>
      <w:proofErr w:type="spellEnd"/>
      <w:r>
        <w:rPr>
          <w:szCs w:val="24"/>
        </w:rPr>
        <w:t>” is a point file, and the distance between each adjacent point is 0.6 m. The coordinates, latitude (Lat) and longitude (Lon), are required to include in this file.</w:t>
      </w:r>
    </w:p>
    <w:p w14:paraId="4C57ABC5" w14:textId="109B7B13" w:rsidR="00B8177B" w:rsidRPr="00BD2924" w:rsidRDefault="00B8177B" w:rsidP="00442DF9">
      <w:pPr>
        <w:pStyle w:val="Heading1"/>
      </w:pPr>
      <w:r w:rsidRPr="00BD2924">
        <w:lastRenderedPageBreak/>
        <w:t>2_Scripts</w:t>
      </w:r>
    </w:p>
    <w:p w14:paraId="20E8BE89" w14:textId="2A8999C0" w:rsidR="00D05966" w:rsidRDefault="00764C1B" w:rsidP="00B8177B">
      <w:pPr>
        <w:rPr>
          <w:szCs w:val="24"/>
        </w:rPr>
      </w:pPr>
      <w:r>
        <w:rPr>
          <w:szCs w:val="24"/>
        </w:rPr>
        <w:t>Two files are saved in this folder.</w:t>
      </w:r>
    </w:p>
    <w:p w14:paraId="030C3CF5" w14:textId="289E1631" w:rsidR="00D05966" w:rsidRDefault="00764C1B" w:rsidP="00B8177B">
      <w:pPr>
        <w:rPr>
          <w:szCs w:val="24"/>
        </w:rPr>
      </w:pPr>
      <w:r>
        <w:rPr>
          <w:szCs w:val="24"/>
        </w:rPr>
        <w:t>“</w:t>
      </w:r>
      <w:proofErr w:type="spellStart"/>
      <w:r w:rsidR="00D05966">
        <w:rPr>
          <w:szCs w:val="24"/>
        </w:rPr>
        <w:t>M</w:t>
      </w:r>
      <w:r w:rsidR="00D05966">
        <w:rPr>
          <w:rFonts w:hint="eastAsia"/>
          <w:szCs w:val="24"/>
        </w:rPr>
        <w:t>ain</w:t>
      </w:r>
      <w:r w:rsidR="00D05966">
        <w:rPr>
          <w:szCs w:val="24"/>
        </w:rPr>
        <w:t>_HydroShare</w:t>
      </w:r>
      <w:r>
        <w:rPr>
          <w:szCs w:val="24"/>
        </w:rPr>
        <w:t>.</w:t>
      </w:r>
      <w:r w:rsidR="00D05966">
        <w:rPr>
          <w:szCs w:val="24"/>
        </w:rPr>
        <w:t>ipynb</w:t>
      </w:r>
      <w:proofErr w:type="spellEnd"/>
      <w:r>
        <w:rPr>
          <w:szCs w:val="24"/>
        </w:rPr>
        <w:t xml:space="preserve">” is the main </w:t>
      </w:r>
      <w:r w:rsidR="00D05966">
        <w:rPr>
          <w:szCs w:val="24"/>
        </w:rPr>
        <w:t>P</w:t>
      </w:r>
      <w:r w:rsidR="00A43AAE">
        <w:rPr>
          <w:szCs w:val="24"/>
        </w:rPr>
        <w:t>ython program</w:t>
      </w:r>
      <w:r w:rsidR="00D05966">
        <w:rPr>
          <w:szCs w:val="24"/>
        </w:rPr>
        <w:t xml:space="preserve"> </w:t>
      </w:r>
      <w:r w:rsidR="009D2DA8">
        <w:rPr>
          <w:szCs w:val="24"/>
        </w:rPr>
        <w:t xml:space="preserve">that </w:t>
      </w:r>
      <w:r w:rsidR="00D05966">
        <w:rPr>
          <w:szCs w:val="24"/>
        </w:rPr>
        <w:t>tell</w:t>
      </w:r>
      <w:r w:rsidR="009D2DA8">
        <w:rPr>
          <w:szCs w:val="24"/>
        </w:rPr>
        <w:t>s</w:t>
      </w:r>
      <w:r w:rsidR="00D05966">
        <w:rPr>
          <w:szCs w:val="24"/>
        </w:rPr>
        <w:t xml:space="preserve"> the main function (called </w:t>
      </w:r>
      <w:proofErr w:type="spellStart"/>
      <w:r w:rsidR="00D05966">
        <w:rPr>
          <w:szCs w:val="24"/>
        </w:rPr>
        <w:t>Feature_To_Points</w:t>
      </w:r>
      <w:proofErr w:type="spellEnd"/>
      <w:r w:rsidR="00D05966">
        <w:rPr>
          <w:szCs w:val="24"/>
        </w:rPr>
        <w:t>) where the materials and call functions from “GR_Functions_Package.py”</w:t>
      </w:r>
      <w:r w:rsidR="009D2DA8">
        <w:rPr>
          <w:szCs w:val="24"/>
        </w:rPr>
        <w:t xml:space="preserve"> are located.</w:t>
      </w:r>
      <w:r w:rsidR="00A43AAE">
        <w:rPr>
          <w:szCs w:val="24"/>
        </w:rPr>
        <w:t xml:space="preserve"> </w:t>
      </w:r>
      <w:r w:rsidR="00D05966">
        <w:rPr>
          <w:szCs w:val="24"/>
        </w:rPr>
        <w:t>The meaning of each parameter is explained in the Python program (</w:t>
      </w:r>
      <w:r w:rsidR="00D05966">
        <w:rPr>
          <w:szCs w:val="24"/>
        </w:rPr>
        <w:fldChar w:fldCharType="begin"/>
      </w:r>
      <w:r w:rsidR="00D05966">
        <w:rPr>
          <w:szCs w:val="24"/>
        </w:rPr>
        <w:instrText xml:space="preserve"> REF _Ref133925302 \h </w:instrText>
      </w:r>
      <w:r w:rsidR="00D05966">
        <w:rPr>
          <w:szCs w:val="24"/>
        </w:rPr>
      </w:r>
      <w:r w:rsidR="00D05966">
        <w:rPr>
          <w:szCs w:val="24"/>
        </w:rPr>
        <w:fldChar w:fldCharType="separate"/>
      </w:r>
      <w:ins w:id="3" w:author="Gao, Raymond" w:date="2023-11-20T12:42:00Z">
        <w:r w:rsidR="00F7028F">
          <w:t xml:space="preserve">Fig. </w:t>
        </w:r>
        <w:r w:rsidR="00F7028F">
          <w:rPr>
            <w:noProof/>
          </w:rPr>
          <w:t>1</w:t>
        </w:r>
      </w:ins>
      <w:r w:rsidR="00D05966">
        <w:rPr>
          <w:szCs w:val="24"/>
        </w:rPr>
        <w:fldChar w:fldCharType="end"/>
      </w:r>
      <w:r w:rsidR="00D05966">
        <w:rPr>
          <w:szCs w:val="24"/>
        </w:rPr>
        <w:t>).</w:t>
      </w:r>
    </w:p>
    <w:p w14:paraId="33D000AD" w14:textId="5E248C7C" w:rsidR="00D05966" w:rsidRDefault="00D05966" w:rsidP="00B8177B">
      <w:pPr>
        <w:rPr>
          <w:szCs w:val="24"/>
        </w:rPr>
      </w:pPr>
      <w:r w:rsidRPr="00D05966">
        <w:rPr>
          <w:noProof/>
          <w:szCs w:val="24"/>
        </w:rPr>
        <w:drawing>
          <wp:inline distT="0" distB="0" distL="0" distR="0" wp14:anchorId="3B2E5993" wp14:editId="3A488B37">
            <wp:extent cx="5943600" cy="385445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8"/>
                    <a:stretch>
                      <a:fillRect/>
                    </a:stretch>
                  </pic:blipFill>
                  <pic:spPr>
                    <a:xfrm>
                      <a:off x="0" y="0"/>
                      <a:ext cx="5943600" cy="3854450"/>
                    </a:xfrm>
                    <a:prstGeom prst="rect">
                      <a:avLst/>
                    </a:prstGeom>
                  </pic:spPr>
                </pic:pic>
              </a:graphicData>
            </a:graphic>
          </wp:inline>
        </w:drawing>
      </w:r>
    </w:p>
    <w:p w14:paraId="1B4F36E4" w14:textId="2355A034" w:rsidR="00D05966" w:rsidRDefault="00D05966" w:rsidP="00D05966">
      <w:pPr>
        <w:pStyle w:val="Caption"/>
        <w:rPr>
          <w:szCs w:val="24"/>
        </w:rPr>
      </w:pPr>
      <w:bookmarkStart w:id="4" w:name="_Ref133925302"/>
      <w:r>
        <w:t xml:space="preserve">Fig. </w:t>
      </w:r>
      <w:fldSimple w:instr=" SEQ Fig. \* ARABIC ">
        <w:r w:rsidR="00F7028F">
          <w:rPr>
            <w:noProof/>
          </w:rPr>
          <w:t>1</w:t>
        </w:r>
      </w:fldSimple>
      <w:bookmarkEnd w:id="4"/>
      <w:r>
        <w:t xml:space="preserve">. A screenshot from the main Python program </w:t>
      </w:r>
      <w:r w:rsidR="00B41F13">
        <w:t>showing</w:t>
      </w:r>
      <w:r>
        <w:t xml:space="preserve"> the parameters </w:t>
      </w:r>
      <w:proofErr w:type="spellStart"/>
      <w:r>
        <w:t>explain</w:t>
      </w:r>
      <w:r w:rsidR="00B41F13">
        <w:t>ations</w:t>
      </w:r>
      <w:proofErr w:type="spellEnd"/>
      <w:r>
        <w:t>.</w:t>
      </w:r>
    </w:p>
    <w:p w14:paraId="432A089B" w14:textId="40241B7A" w:rsidR="00D05966" w:rsidRDefault="00D05966" w:rsidP="00B8177B">
      <w:pPr>
        <w:rPr>
          <w:szCs w:val="24"/>
        </w:rPr>
      </w:pPr>
      <w:r>
        <w:rPr>
          <w:szCs w:val="24"/>
        </w:rPr>
        <w:t xml:space="preserve">“GR_Functions_Package.py” </w:t>
      </w:r>
      <w:r>
        <w:rPr>
          <w:rFonts w:hint="eastAsia"/>
          <w:szCs w:val="24"/>
        </w:rPr>
        <w:t>is</w:t>
      </w:r>
      <w:r>
        <w:rPr>
          <w:szCs w:val="24"/>
        </w:rPr>
        <w:t xml:space="preserve"> a function package containing all functions needed by the main Python program.</w:t>
      </w:r>
    </w:p>
    <w:p w14:paraId="3F1983A2" w14:textId="1AC2ABA7" w:rsidR="00D05966" w:rsidRDefault="00D05966" w:rsidP="00B8177B">
      <w:pPr>
        <w:rPr>
          <w:szCs w:val="24"/>
        </w:rPr>
      </w:pPr>
      <w:r>
        <w:rPr>
          <w:szCs w:val="24"/>
        </w:rPr>
        <w:t>Results for this project are saved in the “3_Results” folder.</w:t>
      </w:r>
    </w:p>
    <w:p w14:paraId="6A7013CB" w14:textId="2A5C6382" w:rsidR="00B8177B" w:rsidRDefault="00B8177B" w:rsidP="00442DF9">
      <w:pPr>
        <w:pStyle w:val="Heading1"/>
      </w:pPr>
      <w:r w:rsidRPr="0083092D">
        <w:t>3_Results</w:t>
      </w:r>
    </w:p>
    <w:p w14:paraId="2DDA34A4" w14:textId="47A2BCB1" w:rsidR="0099553C" w:rsidRDefault="00D05966" w:rsidP="00B8177B">
      <w:pPr>
        <w:rPr>
          <w:szCs w:val="24"/>
        </w:rPr>
      </w:pPr>
      <w:r>
        <w:rPr>
          <w:szCs w:val="24"/>
        </w:rPr>
        <w:t xml:space="preserve">Among </w:t>
      </w:r>
      <w:r w:rsidR="00B41F13">
        <w:rPr>
          <w:szCs w:val="24"/>
        </w:rPr>
        <w:t xml:space="preserve">all the </w:t>
      </w:r>
      <w:r>
        <w:rPr>
          <w:szCs w:val="24"/>
        </w:rPr>
        <w:t xml:space="preserve">results, the “CSV” file is the final result containing coordinates and the seventeen features. Other images and shapefiles are the </w:t>
      </w:r>
      <w:r w:rsidR="00B41F13">
        <w:rPr>
          <w:szCs w:val="24"/>
        </w:rPr>
        <w:t xml:space="preserve">intermediate </w:t>
      </w:r>
      <w:r>
        <w:rPr>
          <w:szCs w:val="24"/>
        </w:rPr>
        <w:t xml:space="preserve">products that can be ignored. “DF20150602_1041.csv” is the </w:t>
      </w:r>
      <w:r w:rsidR="00B41F13">
        <w:rPr>
          <w:szCs w:val="24"/>
        </w:rPr>
        <w:t xml:space="preserve">final result </w:t>
      </w:r>
      <w:r>
        <w:rPr>
          <w:szCs w:val="24"/>
        </w:rPr>
        <w:t>for this demo project.</w:t>
      </w:r>
    </w:p>
    <w:p w14:paraId="747A2982" w14:textId="52E5AD7F" w:rsidR="00B30979" w:rsidRPr="00F5371A" w:rsidRDefault="00B30979" w:rsidP="00442DF9">
      <w:pPr>
        <w:pStyle w:val="Heading1"/>
      </w:pPr>
      <w:r w:rsidRPr="00F5371A">
        <w:lastRenderedPageBreak/>
        <w:t xml:space="preserve">Acknowledgment </w:t>
      </w:r>
    </w:p>
    <w:p w14:paraId="537ED2AD" w14:textId="77777777" w:rsidR="009F2AFB" w:rsidRDefault="009F2AFB" w:rsidP="009F2AFB">
      <w:r w:rsidRPr="002225E4">
        <w:t xml:space="preserve">This study was </w:t>
      </w:r>
      <w:r>
        <w:t xml:space="preserve">made </w:t>
      </w:r>
      <w:r w:rsidRPr="002225E4">
        <w:t xml:space="preserve">possible </w:t>
      </w:r>
      <w:r>
        <w:t>with financial</w:t>
      </w:r>
      <w:r w:rsidRPr="002225E4">
        <w:t xml:space="preserve"> support from USDA-Agricultural Research Service, E&amp;J Gallo Winery, NASA Applied Sciences Water Resources Grant NNX17AF51G and the Utah Water Research Laboratory Student Fellowship. The authors are also grateful for the extraordinary support from the Utah State University AggieAir sUAS program staff and </w:t>
      </w:r>
      <w:r>
        <w:t xml:space="preserve">the </w:t>
      </w:r>
      <w:r w:rsidRPr="002225E4">
        <w:t xml:space="preserve">E&amp;J Gallo scientific teams for data collection and analysis and the cooperation of the vineyard management staff for logistical support and coordinating field operations with the GRAPEX team. The authors would like to thank Carri Richards for editing the manuscript. Mention of trade names or commercial products in this publication is solely for the purpose of providing specific information and does not imply recommendation or endorsement by the U.S. Department of Agriculture. USDA is an equal opportunity provider and employer. </w:t>
      </w:r>
    </w:p>
    <w:sectPr w:rsidR="009F2AFB" w:rsidSect="009F2AFB">
      <w:footerReference w:type="default" r:id="rId9"/>
      <w:pgSz w:w="12240" w:h="15840"/>
      <w:pgMar w:top="1440" w:right="1440" w:bottom="1440" w:left="144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D3D9C" w14:textId="77777777" w:rsidR="00894885" w:rsidRDefault="00894885" w:rsidP="00B8177B">
      <w:pPr>
        <w:spacing w:after="0" w:line="240" w:lineRule="auto"/>
      </w:pPr>
      <w:r>
        <w:separator/>
      </w:r>
    </w:p>
  </w:endnote>
  <w:endnote w:type="continuationSeparator" w:id="0">
    <w:p w14:paraId="3136BC1C" w14:textId="77777777" w:rsidR="00894885" w:rsidRDefault="00894885" w:rsidP="00B81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1854704"/>
      <w:docPartObj>
        <w:docPartGallery w:val="Page Numbers (Bottom of Page)"/>
        <w:docPartUnique/>
      </w:docPartObj>
    </w:sdtPr>
    <w:sdtEndPr>
      <w:rPr>
        <w:noProof/>
      </w:rPr>
    </w:sdtEndPr>
    <w:sdtContent>
      <w:p w14:paraId="3718898E" w14:textId="1F20B68A" w:rsidR="00D05966" w:rsidRDefault="009F2AFB" w:rsidP="009F2A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0418C" w14:textId="77777777" w:rsidR="00894885" w:rsidRDefault="00894885" w:rsidP="00B8177B">
      <w:pPr>
        <w:spacing w:after="0" w:line="240" w:lineRule="auto"/>
      </w:pPr>
      <w:r>
        <w:separator/>
      </w:r>
    </w:p>
  </w:footnote>
  <w:footnote w:type="continuationSeparator" w:id="0">
    <w:p w14:paraId="49DD3DB6" w14:textId="77777777" w:rsidR="00894885" w:rsidRDefault="00894885" w:rsidP="00B8177B">
      <w:pPr>
        <w:spacing w:after="0" w:line="240" w:lineRule="auto"/>
      </w:pPr>
      <w:r>
        <w:continuationSeparator/>
      </w:r>
    </w:p>
  </w:footnote>
  <w:footnote w:id="1">
    <w:p w14:paraId="4F7E9AB0" w14:textId="5E25C59A" w:rsidR="00B8177B" w:rsidRDefault="00B8177B" w:rsidP="00B8177B">
      <w:pPr>
        <w:pStyle w:val="FootnoteText"/>
        <w:ind w:left="970" w:hangingChars="539" w:hanging="970"/>
      </w:pPr>
      <w:r w:rsidRPr="0013263B">
        <w:rPr>
          <w:rStyle w:val="FootnoteReference"/>
        </w:rPr>
        <w:t>*</w:t>
      </w:r>
      <w:r>
        <w:t>R</w:t>
      </w:r>
      <w:r>
        <w:rPr>
          <w:rFonts w:hint="eastAsia"/>
        </w:rPr>
        <w:t>ui</w:t>
      </w:r>
      <w:r>
        <w:t>.Gao@</w:t>
      </w:r>
      <w:r w:rsidDel="00E034BF">
        <w:t xml:space="preserve"> </w:t>
      </w:r>
      <w:r>
        <w:t>usu.edu</w:t>
      </w:r>
      <w:r w:rsidR="00D05966">
        <w:rPr>
          <w:rFonts w:hint="eastAsia"/>
        </w:rPr>
        <w:t>;</w:t>
      </w:r>
      <w:r w:rsidR="00D05966">
        <w:t xml:space="preserve"> </w:t>
      </w:r>
      <w:r w:rsidR="00351977">
        <w:t>rui</w:t>
      </w:r>
      <w:r w:rsidR="00F50DC7">
        <w:t>gao@ucmerced.edu</w:t>
      </w:r>
      <w:r w:rsidR="00351977">
        <w:t xml:space="preserve">; </w:t>
      </w:r>
      <w:r w:rsidR="00351977" w:rsidRPr="00351977">
        <w:t>rui.ray.gao@gmail.com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2070"/>
    <w:multiLevelType w:val="hybridMultilevel"/>
    <w:tmpl w:val="071C3E1C"/>
    <w:lvl w:ilvl="0" w:tplc="5FACE5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1C1170"/>
    <w:multiLevelType w:val="hybridMultilevel"/>
    <w:tmpl w:val="A0820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3573779">
    <w:abstractNumId w:val="1"/>
  </w:num>
  <w:num w:numId="2" w16cid:durableId="118791297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o, Raymond">
    <w15:presenceInfo w15:providerId="AD" w15:userId="S::rg1412@msstate.edu::5d0dc378-3599-455a-b7a1-c9a05e0380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Q1tzA3NDU1NLcwsjRW0lEKTi0uzszPAykwMq4FACA5lXItAAAA"/>
  </w:docVars>
  <w:rsids>
    <w:rsidRoot w:val="00081590"/>
    <w:rsid w:val="00003B69"/>
    <w:rsid w:val="00024CAB"/>
    <w:rsid w:val="00050D67"/>
    <w:rsid w:val="0005507E"/>
    <w:rsid w:val="00056DC8"/>
    <w:rsid w:val="00075D79"/>
    <w:rsid w:val="00081590"/>
    <w:rsid w:val="0008457B"/>
    <w:rsid w:val="00090452"/>
    <w:rsid w:val="000C75B2"/>
    <w:rsid w:val="000D5835"/>
    <w:rsid w:val="000D598C"/>
    <w:rsid w:val="000E03B2"/>
    <w:rsid w:val="000E39BB"/>
    <w:rsid w:val="000E6002"/>
    <w:rsid w:val="00100F96"/>
    <w:rsid w:val="0010164D"/>
    <w:rsid w:val="00102FCA"/>
    <w:rsid w:val="0013263B"/>
    <w:rsid w:val="00167894"/>
    <w:rsid w:val="00170D70"/>
    <w:rsid w:val="00175CA1"/>
    <w:rsid w:val="00177A35"/>
    <w:rsid w:val="00187FC3"/>
    <w:rsid w:val="0019529A"/>
    <w:rsid w:val="00195CC7"/>
    <w:rsid w:val="001B484B"/>
    <w:rsid w:val="001D0B3C"/>
    <w:rsid w:val="00207C79"/>
    <w:rsid w:val="00224B74"/>
    <w:rsid w:val="00226FE3"/>
    <w:rsid w:val="0023298C"/>
    <w:rsid w:val="002347CD"/>
    <w:rsid w:val="00242395"/>
    <w:rsid w:val="00250507"/>
    <w:rsid w:val="002909FF"/>
    <w:rsid w:val="002B2605"/>
    <w:rsid w:val="002B4734"/>
    <w:rsid w:val="002C5902"/>
    <w:rsid w:val="00307BA9"/>
    <w:rsid w:val="00315300"/>
    <w:rsid w:val="0034528E"/>
    <w:rsid w:val="00351977"/>
    <w:rsid w:val="00380069"/>
    <w:rsid w:val="003A32F4"/>
    <w:rsid w:val="003C0371"/>
    <w:rsid w:val="003D3032"/>
    <w:rsid w:val="003F5A21"/>
    <w:rsid w:val="0040225E"/>
    <w:rsid w:val="00424841"/>
    <w:rsid w:val="004415ED"/>
    <w:rsid w:val="00442DF9"/>
    <w:rsid w:val="00451AC7"/>
    <w:rsid w:val="0045452B"/>
    <w:rsid w:val="0046072C"/>
    <w:rsid w:val="0047006C"/>
    <w:rsid w:val="004956C0"/>
    <w:rsid w:val="004A1971"/>
    <w:rsid w:val="004B00EB"/>
    <w:rsid w:val="004C0F3B"/>
    <w:rsid w:val="004F5A2A"/>
    <w:rsid w:val="00502DD8"/>
    <w:rsid w:val="005100A8"/>
    <w:rsid w:val="00523123"/>
    <w:rsid w:val="00531DDD"/>
    <w:rsid w:val="00546C17"/>
    <w:rsid w:val="005656BE"/>
    <w:rsid w:val="005660E0"/>
    <w:rsid w:val="005A0D55"/>
    <w:rsid w:val="005C7EEB"/>
    <w:rsid w:val="005E7DCC"/>
    <w:rsid w:val="006053D9"/>
    <w:rsid w:val="00627C63"/>
    <w:rsid w:val="00652588"/>
    <w:rsid w:val="00667DF5"/>
    <w:rsid w:val="0067737A"/>
    <w:rsid w:val="00684E9A"/>
    <w:rsid w:val="006958A4"/>
    <w:rsid w:val="006A409D"/>
    <w:rsid w:val="006B4FB3"/>
    <w:rsid w:val="006C26C6"/>
    <w:rsid w:val="0071138F"/>
    <w:rsid w:val="007360A6"/>
    <w:rsid w:val="007378EA"/>
    <w:rsid w:val="00764C1B"/>
    <w:rsid w:val="00783FFC"/>
    <w:rsid w:val="007D6E54"/>
    <w:rsid w:val="007E740B"/>
    <w:rsid w:val="00803C41"/>
    <w:rsid w:val="00824359"/>
    <w:rsid w:val="0083092D"/>
    <w:rsid w:val="00857915"/>
    <w:rsid w:val="008608A4"/>
    <w:rsid w:val="0088211F"/>
    <w:rsid w:val="00886BB6"/>
    <w:rsid w:val="00894885"/>
    <w:rsid w:val="008A080E"/>
    <w:rsid w:val="008A4F06"/>
    <w:rsid w:val="008C04CA"/>
    <w:rsid w:val="008C56FD"/>
    <w:rsid w:val="008C7EA0"/>
    <w:rsid w:val="008D67D4"/>
    <w:rsid w:val="008D7978"/>
    <w:rsid w:val="0091340D"/>
    <w:rsid w:val="00914630"/>
    <w:rsid w:val="00920718"/>
    <w:rsid w:val="00941F8E"/>
    <w:rsid w:val="009472DB"/>
    <w:rsid w:val="009479CB"/>
    <w:rsid w:val="009810BA"/>
    <w:rsid w:val="00992084"/>
    <w:rsid w:val="0099553C"/>
    <w:rsid w:val="009A288A"/>
    <w:rsid w:val="009D081D"/>
    <w:rsid w:val="009D2DA8"/>
    <w:rsid w:val="009F2AFB"/>
    <w:rsid w:val="009F6452"/>
    <w:rsid w:val="00A032BC"/>
    <w:rsid w:val="00A23B6D"/>
    <w:rsid w:val="00A31F22"/>
    <w:rsid w:val="00A3697E"/>
    <w:rsid w:val="00A43AAE"/>
    <w:rsid w:val="00A45F4C"/>
    <w:rsid w:val="00A67E61"/>
    <w:rsid w:val="00A718F9"/>
    <w:rsid w:val="00A876A0"/>
    <w:rsid w:val="00A87DFB"/>
    <w:rsid w:val="00A95CA9"/>
    <w:rsid w:val="00AB65C7"/>
    <w:rsid w:val="00AF01DF"/>
    <w:rsid w:val="00B16060"/>
    <w:rsid w:val="00B30979"/>
    <w:rsid w:val="00B417CF"/>
    <w:rsid w:val="00B41F13"/>
    <w:rsid w:val="00B45599"/>
    <w:rsid w:val="00B4651B"/>
    <w:rsid w:val="00B5773B"/>
    <w:rsid w:val="00B673EE"/>
    <w:rsid w:val="00B807EE"/>
    <w:rsid w:val="00B8177B"/>
    <w:rsid w:val="00BD2924"/>
    <w:rsid w:val="00C27B95"/>
    <w:rsid w:val="00C62FF9"/>
    <w:rsid w:val="00C74E82"/>
    <w:rsid w:val="00C81615"/>
    <w:rsid w:val="00C97C0D"/>
    <w:rsid w:val="00CA4913"/>
    <w:rsid w:val="00CB0243"/>
    <w:rsid w:val="00CB1D29"/>
    <w:rsid w:val="00CC3D60"/>
    <w:rsid w:val="00D04270"/>
    <w:rsid w:val="00D05966"/>
    <w:rsid w:val="00D11119"/>
    <w:rsid w:val="00D13959"/>
    <w:rsid w:val="00D24C74"/>
    <w:rsid w:val="00D2736C"/>
    <w:rsid w:val="00D56F41"/>
    <w:rsid w:val="00D573DE"/>
    <w:rsid w:val="00D77AA0"/>
    <w:rsid w:val="00D82474"/>
    <w:rsid w:val="00DB3338"/>
    <w:rsid w:val="00DB5468"/>
    <w:rsid w:val="00DC042D"/>
    <w:rsid w:val="00DD3270"/>
    <w:rsid w:val="00DE766E"/>
    <w:rsid w:val="00DF5C0B"/>
    <w:rsid w:val="00E0473A"/>
    <w:rsid w:val="00EA1AD7"/>
    <w:rsid w:val="00ED7586"/>
    <w:rsid w:val="00EF4F81"/>
    <w:rsid w:val="00EF5B67"/>
    <w:rsid w:val="00F142EC"/>
    <w:rsid w:val="00F22247"/>
    <w:rsid w:val="00F2268A"/>
    <w:rsid w:val="00F50C72"/>
    <w:rsid w:val="00F50DC7"/>
    <w:rsid w:val="00F6634B"/>
    <w:rsid w:val="00F7028F"/>
    <w:rsid w:val="00F756C4"/>
    <w:rsid w:val="00F82996"/>
    <w:rsid w:val="00F928CF"/>
    <w:rsid w:val="00F940FF"/>
    <w:rsid w:val="00FB0D4D"/>
    <w:rsid w:val="00FB3B46"/>
    <w:rsid w:val="00FB493B"/>
    <w:rsid w:val="00FD4342"/>
    <w:rsid w:val="00FD5B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D95CE7"/>
  <w15:chartTrackingRefBased/>
  <w15:docId w15:val="{52525E01-5485-4CFF-8983-BCF270CB0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5C7"/>
    <w:pPr>
      <w:jc w:val="both"/>
    </w:pPr>
    <w:rPr>
      <w:rFonts w:ascii="Garamond" w:hAnsi="Garamond"/>
      <w:sz w:val="24"/>
    </w:rPr>
  </w:style>
  <w:style w:type="paragraph" w:styleId="Heading1">
    <w:name w:val="heading 1"/>
    <w:basedOn w:val="Normal"/>
    <w:next w:val="Normal"/>
    <w:link w:val="Heading1Char"/>
    <w:uiPriority w:val="9"/>
    <w:qFormat/>
    <w:rsid w:val="00442DF9"/>
    <w:pPr>
      <w:keepNext/>
      <w:keepLines/>
      <w:adjustRightInd w:val="0"/>
      <w:snapToGrid w:val="0"/>
      <w:spacing w:before="480" w:after="120" w:line="360" w:lineRule="auto"/>
      <w:outlineLvl w:val="0"/>
    </w:pPr>
    <w:rPr>
      <w:rFonts w:eastAsiaTheme="majorEastAsia" w:cstheme="majorBidi"/>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17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77B"/>
  </w:style>
  <w:style w:type="paragraph" w:styleId="Footer">
    <w:name w:val="footer"/>
    <w:basedOn w:val="Normal"/>
    <w:link w:val="FooterChar"/>
    <w:uiPriority w:val="99"/>
    <w:unhideWhenUsed/>
    <w:rsid w:val="00B817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77B"/>
  </w:style>
  <w:style w:type="paragraph" w:styleId="ListParagraph">
    <w:name w:val="List Paragraph"/>
    <w:basedOn w:val="Normal"/>
    <w:uiPriority w:val="34"/>
    <w:qFormat/>
    <w:rsid w:val="00B8177B"/>
    <w:pPr>
      <w:ind w:left="720"/>
      <w:contextualSpacing/>
    </w:pPr>
  </w:style>
  <w:style w:type="paragraph" w:styleId="FootnoteText">
    <w:name w:val="footnote text"/>
    <w:basedOn w:val="Normal"/>
    <w:link w:val="FootnoteTextChar"/>
    <w:semiHidden/>
    <w:rsid w:val="00B8177B"/>
    <w:pPr>
      <w:widowControl w:val="0"/>
      <w:snapToGrid w:val="0"/>
      <w:spacing w:before="120" w:after="120" w:line="240" w:lineRule="auto"/>
    </w:pPr>
    <w:rPr>
      <w:rFonts w:ascii="Times New Roman" w:eastAsia="SimSun" w:hAnsi="Times New Roman" w:cs="Times New Roman"/>
      <w:kern w:val="2"/>
      <w:sz w:val="18"/>
      <w:szCs w:val="18"/>
    </w:rPr>
  </w:style>
  <w:style w:type="character" w:customStyle="1" w:styleId="FootnoteTextChar">
    <w:name w:val="Footnote Text Char"/>
    <w:basedOn w:val="DefaultParagraphFont"/>
    <w:link w:val="FootnoteText"/>
    <w:semiHidden/>
    <w:rsid w:val="00B8177B"/>
    <w:rPr>
      <w:rFonts w:ascii="Times New Roman" w:eastAsia="SimSun" w:hAnsi="Times New Roman" w:cs="Times New Roman"/>
      <w:kern w:val="2"/>
      <w:sz w:val="18"/>
      <w:szCs w:val="18"/>
    </w:rPr>
  </w:style>
  <w:style w:type="character" w:styleId="FootnoteReference">
    <w:name w:val="footnote reference"/>
    <w:semiHidden/>
    <w:rsid w:val="00B8177B"/>
    <w:rPr>
      <w:vertAlign w:val="superscript"/>
    </w:rPr>
  </w:style>
  <w:style w:type="paragraph" w:customStyle="1" w:styleId="a">
    <w:name w:val="作者姓名（英文）"/>
    <w:basedOn w:val="Normal"/>
    <w:next w:val="Normal"/>
    <w:rsid w:val="00B8177B"/>
    <w:pPr>
      <w:widowControl w:val="0"/>
      <w:spacing w:before="120" w:after="120" w:line="240" w:lineRule="auto"/>
      <w:jc w:val="center"/>
    </w:pPr>
    <w:rPr>
      <w:rFonts w:ascii="Times New Roman" w:eastAsia="SimSun" w:hAnsi="Times New Roman" w:cs="Times New Roman"/>
      <w:kern w:val="2"/>
      <w:szCs w:val="24"/>
    </w:rPr>
  </w:style>
  <w:style w:type="character" w:styleId="Hyperlink">
    <w:name w:val="Hyperlink"/>
    <w:basedOn w:val="DefaultParagraphFont"/>
    <w:uiPriority w:val="99"/>
    <w:unhideWhenUsed/>
    <w:rsid w:val="008608A4"/>
    <w:rPr>
      <w:color w:val="0563C1" w:themeColor="hyperlink"/>
      <w:u w:val="single"/>
    </w:rPr>
  </w:style>
  <w:style w:type="character" w:customStyle="1" w:styleId="UnresolvedMention1">
    <w:name w:val="Unresolved Mention1"/>
    <w:basedOn w:val="DefaultParagraphFont"/>
    <w:uiPriority w:val="99"/>
    <w:semiHidden/>
    <w:unhideWhenUsed/>
    <w:rsid w:val="008608A4"/>
    <w:rPr>
      <w:color w:val="605E5C"/>
      <w:shd w:val="clear" w:color="auto" w:fill="E1DFDD"/>
    </w:rPr>
  </w:style>
  <w:style w:type="character" w:styleId="CommentReference">
    <w:name w:val="annotation reference"/>
    <w:basedOn w:val="DefaultParagraphFont"/>
    <w:uiPriority w:val="99"/>
    <w:semiHidden/>
    <w:unhideWhenUsed/>
    <w:rsid w:val="00D11119"/>
    <w:rPr>
      <w:sz w:val="16"/>
      <w:szCs w:val="16"/>
    </w:rPr>
  </w:style>
  <w:style w:type="paragraph" w:styleId="CommentText">
    <w:name w:val="annotation text"/>
    <w:basedOn w:val="Normal"/>
    <w:link w:val="CommentTextChar"/>
    <w:uiPriority w:val="99"/>
    <w:unhideWhenUsed/>
    <w:rsid w:val="00D11119"/>
    <w:pPr>
      <w:spacing w:line="240" w:lineRule="auto"/>
    </w:pPr>
    <w:rPr>
      <w:sz w:val="20"/>
      <w:szCs w:val="20"/>
    </w:rPr>
  </w:style>
  <w:style w:type="character" w:customStyle="1" w:styleId="CommentTextChar">
    <w:name w:val="Comment Text Char"/>
    <w:basedOn w:val="DefaultParagraphFont"/>
    <w:link w:val="CommentText"/>
    <w:uiPriority w:val="99"/>
    <w:rsid w:val="00D11119"/>
    <w:rPr>
      <w:sz w:val="20"/>
      <w:szCs w:val="20"/>
    </w:rPr>
  </w:style>
  <w:style w:type="paragraph" w:styleId="CommentSubject">
    <w:name w:val="annotation subject"/>
    <w:basedOn w:val="CommentText"/>
    <w:next w:val="CommentText"/>
    <w:link w:val="CommentSubjectChar"/>
    <w:uiPriority w:val="99"/>
    <w:semiHidden/>
    <w:unhideWhenUsed/>
    <w:rsid w:val="00D11119"/>
    <w:rPr>
      <w:b/>
      <w:bCs/>
    </w:rPr>
  </w:style>
  <w:style w:type="character" w:customStyle="1" w:styleId="CommentSubjectChar">
    <w:name w:val="Comment Subject Char"/>
    <w:basedOn w:val="CommentTextChar"/>
    <w:link w:val="CommentSubject"/>
    <w:uiPriority w:val="99"/>
    <w:semiHidden/>
    <w:rsid w:val="00D11119"/>
    <w:rPr>
      <w:b/>
      <w:bCs/>
      <w:sz w:val="20"/>
      <w:szCs w:val="20"/>
    </w:rPr>
  </w:style>
  <w:style w:type="paragraph" w:styleId="BalloonText">
    <w:name w:val="Balloon Text"/>
    <w:basedOn w:val="Normal"/>
    <w:link w:val="BalloonTextChar"/>
    <w:uiPriority w:val="99"/>
    <w:semiHidden/>
    <w:unhideWhenUsed/>
    <w:rsid w:val="00D111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1119"/>
    <w:rPr>
      <w:rFonts w:ascii="Segoe UI" w:hAnsi="Segoe UI" w:cs="Segoe UI"/>
      <w:sz w:val="18"/>
      <w:szCs w:val="18"/>
    </w:rPr>
  </w:style>
  <w:style w:type="character" w:customStyle="1" w:styleId="UnresolvedMention2">
    <w:name w:val="Unresolved Mention2"/>
    <w:basedOn w:val="DefaultParagraphFont"/>
    <w:uiPriority w:val="99"/>
    <w:semiHidden/>
    <w:unhideWhenUsed/>
    <w:rsid w:val="0099553C"/>
    <w:rPr>
      <w:color w:val="605E5C"/>
      <w:shd w:val="clear" w:color="auto" w:fill="E1DFDD"/>
    </w:rPr>
  </w:style>
  <w:style w:type="character" w:customStyle="1" w:styleId="UnresolvedMention3">
    <w:name w:val="Unresolved Mention3"/>
    <w:basedOn w:val="DefaultParagraphFont"/>
    <w:uiPriority w:val="99"/>
    <w:semiHidden/>
    <w:unhideWhenUsed/>
    <w:rsid w:val="00307BA9"/>
    <w:rPr>
      <w:color w:val="605E5C"/>
      <w:shd w:val="clear" w:color="auto" w:fill="E1DFDD"/>
    </w:rPr>
  </w:style>
  <w:style w:type="character" w:styleId="EndnoteReference">
    <w:name w:val="endnote reference"/>
    <w:basedOn w:val="DefaultParagraphFont"/>
    <w:uiPriority w:val="99"/>
    <w:semiHidden/>
    <w:unhideWhenUsed/>
    <w:rsid w:val="006A409D"/>
    <w:rPr>
      <w:vertAlign w:val="superscript"/>
    </w:rPr>
  </w:style>
  <w:style w:type="character" w:customStyle="1" w:styleId="Heading1Char">
    <w:name w:val="Heading 1 Char"/>
    <w:basedOn w:val="DefaultParagraphFont"/>
    <w:link w:val="Heading1"/>
    <w:uiPriority w:val="9"/>
    <w:rsid w:val="00442DF9"/>
    <w:rPr>
      <w:rFonts w:ascii="Garamond" w:eastAsiaTheme="majorEastAsia" w:hAnsi="Garamond" w:cstheme="majorBidi"/>
      <w:b/>
      <w:sz w:val="24"/>
      <w:szCs w:val="32"/>
    </w:rPr>
  </w:style>
  <w:style w:type="paragraph" w:styleId="Caption">
    <w:name w:val="caption"/>
    <w:basedOn w:val="Normal"/>
    <w:next w:val="Normal"/>
    <w:uiPriority w:val="35"/>
    <w:unhideWhenUsed/>
    <w:qFormat/>
    <w:rsid w:val="00EA1AD7"/>
    <w:pPr>
      <w:spacing w:after="200" w:line="240" w:lineRule="auto"/>
      <w:jc w:val="center"/>
    </w:pPr>
    <w:rPr>
      <w:rFonts w:eastAsia="Garamond" w:cs="Garamond"/>
      <w:color w:val="000000" w:themeColor="text1"/>
      <w:sz w:val="20"/>
      <w:szCs w:val="20"/>
    </w:rPr>
  </w:style>
  <w:style w:type="paragraph" w:styleId="Title">
    <w:name w:val="Title"/>
    <w:basedOn w:val="Normal"/>
    <w:next w:val="Normal"/>
    <w:link w:val="TitleChar"/>
    <w:uiPriority w:val="10"/>
    <w:qFormat/>
    <w:rsid w:val="00A31F22"/>
    <w:pPr>
      <w:spacing w:after="240" w:line="360" w:lineRule="auto"/>
      <w:contextualSpacing/>
      <w:jc w:val="center"/>
    </w:pPr>
    <w:rPr>
      <w:rFonts w:eastAsiaTheme="majorEastAsia" w:cstheme="majorBidi"/>
      <w:b/>
      <w:color w:val="000000" w:themeColor="text1"/>
      <w:spacing w:val="-10"/>
      <w:kern w:val="28"/>
      <w:sz w:val="36"/>
      <w:szCs w:val="56"/>
    </w:rPr>
  </w:style>
  <w:style w:type="character" w:customStyle="1" w:styleId="TitleChar">
    <w:name w:val="Title Char"/>
    <w:basedOn w:val="DefaultParagraphFont"/>
    <w:link w:val="Title"/>
    <w:uiPriority w:val="10"/>
    <w:rsid w:val="00A31F22"/>
    <w:rPr>
      <w:rFonts w:ascii="Garamond" w:eastAsiaTheme="majorEastAsia" w:hAnsi="Garamond" w:cstheme="majorBidi"/>
      <w:b/>
      <w:color w:val="000000" w:themeColor="text1"/>
      <w:spacing w:val="-10"/>
      <w:kern w:val="28"/>
      <w:sz w:val="36"/>
      <w:szCs w:val="56"/>
    </w:rPr>
  </w:style>
  <w:style w:type="paragraph" w:styleId="Revision">
    <w:name w:val="Revision"/>
    <w:hidden/>
    <w:uiPriority w:val="99"/>
    <w:semiHidden/>
    <w:rsid w:val="00B417CF"/>
    <w:pPr>
      <w:spacing w:after="0" w:line="240" w:lineRule="auto"/>
    </w:pPr>
    <w:rPr>
      <w:rFonts w:ascii="Garamond" w:hAnsi="Garamond"/>
      <w:sz w:val="24"/>
    </w:rPr>
  </w:style>
  <w:style w:type="paragraph" w:customStyle="1" w:styleId="MDPI12title">
    <w:name w:val="MDPI_1.2_title"/>
    <w:next w:val="Normal"/>
    <w:qFormat/>
    <w:rsid w:val="00D56F41"/>
    <w:pPr>
      <w:adjustRightInd w:val="0"/>
      <w:snapToGrid w:val="0"/>
      <w:spacing w:after="240" w:line="240" w:lineRule="atLeast"/>
    </w:pPr>
    <w:rPr>
      <w:rFonts w:ascii="Palatino Linotype" w:eastAsia="Times New Roman" w:hAnsi="Palatino Linotype" w:cs="Times New Roman"/>
      <w:b/>
      <w:snapToGrid w:val="0"/>
      <w:color w:val="000000"/>
      <w:sz w:val="36"/>
      <w:szCs w:val="20"/>
      <w:lang w:eastAsia="de-DE" w:bidi="en-US"/>
    </w:rPr>
  </w:style>
  <w:style w:type="character" w:styleId="UnresolvedMention">
    <w:name w:val="Unresolved Mention"/>
    <w:basedOn w:val="DefaultParagraphFont"/>
    <w:uiPriority w:val="99"/>
    <w:semiHidden/>
    <w:unhideWhenUsed/>
    <w:rsid w:val="003519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0E03FD-F4E7-4F92-89A3-3E6464CCA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Pages>
  <Words>569</Words>
  <Characters>3331</Characters>
  <Application>Microsoft Office Word</Application>
  <DocSecurity>0</DocSecurity>
  <Lines>57</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Gao</dc:creator>
  <cp:keywords/>
  <dc:description/>
  <cp:lastModifiedBy>Rui Gao</cp:lastModifiedBy>
  <cp:revision>9</cp:revision>
  <cp:lastPrinted>2023-11-20T18:42:00Z</cp:lastPrinted>
  <dcterms:created xsi:type="dcterms:W3CDTF">2023-11-20T17:58:00Z</dcterms:created>
  <dcterms:modified xsi:type="dcterms:W3CDTF">2026-01-20T02:24:00Z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http://www.zotero.org/styles/irrigation-science</vt:lpwstr>
  </property>
  <property fmtid="{D5CDD505-2E9C-101B-9397-08002B2CF9AE}" pid="11" name="Mendeley Recent Style Name 4_1">
    <vt:lpwstr>Irrigation Science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http://www.zotero.org/styles/remote-sensing-of-environment</vt:lpwstr>
  </property>
  <property fmtid="{D5CDD505-2E9C-101B-9397-08002B2CF9AE}" pid="19" name="Mendeley Recent Style Name 8_1">
    <vt:lpwstr>Remote Sensing of Environment</vt:lpwstr>
  </property>
  <property fmtid="{D5CDD505-2E9C-101B-9397-08002B2CF9AE}" pid="20" name="Mendeley Recent Style Id 9_1">
    <vt:lpwstr>http://www.zotero.org/styles/spie-journals</vt:lpwstr>
  </property>
  <property fmtid="{D5CDD505-2E9C-101B-9397-08002B2CF9AE}" pid="21" name="Mendeley Recent Style Name 9_1">
    <vt:lpwstr>SPIE journals</vt:lpwstr>
  </property>
  <property fmtid="{D5CDD505-2E9C-101B-9397-08002B2CF9AE}" pid="22" name="Mendeley Document_1">
    <vt:lpwstr>True</vt:lpwstr>
  </property>
  <property fmtid="{D5CDD505-2E9C-101B-9397-08002B2CF9AE}" pid="23" name="Mendeley Unique User Id_1">
    <vt:lpwstr>8223d534-b51b-3bc9-8d93-fc22e0f5c709</vt:lpwstr>
  </property>
  <property fmtid="{D5CDD505-2E9C-101B-9397-08002B2CF9AE}" pid="24" name="Mendeley Citation Style_1">
    <vt:lpwstr>http://www.zotero.org/styles/irrigation-science</vt:lpwstr>
  </property>
  <property fmtid="{D5CDD505-2E9C-101B-9397-08002B2CF9AE}" pid="25" name="GrammarlyDocumentId">
    <vt:lpwstr>88f00d06fda0aa4b645c9df6d3e8dc8bc093172a83250000e71a054d53002175</vt:lpwstr>
  </property>
</Properties>
</file>